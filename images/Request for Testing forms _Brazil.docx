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DED2" w14:textId="7681BE36" w:rsidR="008E5C18" w:rsidRDefault="00C809EC" w:rsidP="003467EE">
      <w:pPr>
        <w:ind w:right="851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Here in </w:t>
      </w:r>
      <w:r w:rsidR="005B5EBD">
        <w:rPr>
          <w:rFonts w:ascii="Arial" w:hAnsi="Arial" w:cs="Arial"/>
          <w:lang w:val="en-US"/>
        </w:rPr>
        <w:t>Brazil,</w:t>
      </w:r>
      <w:r>
        <w:rPr>
          <w:rFonts w:ascii="Arial" w:hAnsi="Arial" w:cs="Arial"/>
          <w:lang w:val="en-US"/>
        </w:rPr>
        <w:t xml:space="preserve"> we need only two Test Request:</w:t>
      </w:r>
    </w:p>
    <w:p w14:paraId="2ABD8E8F" w14:textId="6212D295" w:rsidR="00C809EC" w:rsidRPr="00C809EC" w:rsidRDefault="00C809EC" w:rsidP="00C809EC">
      <w:pPr>
        <w:pStyle w:val="PargrafodaLista"/>
        <w:numPr>
          <w:ilvl w:val="0"/>
          <w:numId w:val="5"/>
        </w:numPr>
        <w:ind w:right="851"/>
        <w:jc w:val="both"/>
        <w:rPr>
          <w:lang w:val="en-US"/>
        </w:rPr>
      </w:pPr>
      <w:r w:rsidRPr="00C809EC">
        <w:rPr>
          <w:lang w:val="en-US"/>
        </w:rPr>
        <w:t>Exportation products</w:t>
      </w:r>
    </w:p>
    <w:p w14:paraId="6872DD36" w14:textId="199D562F" w:rsidR="00C809EC" w:rsidRPr="00FE29E7" w:rsidRDefault="00C809EC" w:rsidP="00C809EC">
      <w:pPr>
        <w:pStyle w:val="PargrafodaLista"/>
        <w:numPr>
          <w:ilvl w:val="0"/>
          <w:numId w:val="5"/>
        </w:numPr>
        <w:ind w:right="851"/>
        <w:jc w:val="both"/>
        <w:rPr>
          <w:rFonts w:ascii="Arial" w:hAnsi="Arial" w:cs="Arial"/>
          <w:lang w:val="en-US"/>
        </w:rPr>
      </w:pPr>
      <w:r w:rsidRPr="00C809EC">
        <w:rPr>
          <w:lang w:val="en-US"/>
        </w:rPr>
        <w:t>Food and Feed</w:t>
      </w:r>
    </w:p>
    <w:p w14:paraId="26E76213" w14:textId="77777777" w:rsidR="00FE29E7" w:rsidRPr="00FE29E7" w:rsidRDefault="00FE29E7" w:rsidP="00FE29E7">
      <w:pPr>
        <w:ind w:right="851"/>
        <w:jc w:val="both"/>
        <w:rPr>
          <w:rFonts w:ascii="Arial" w:hAnsi="Arial" w:cs="Arial"/>
          <w:lang w:val="en-US"/>
        </w:rPr>
      </w:pPr>
    </w:p>
    <w:p w14:paraId="6A193ABD" w14:textId="05E2335C" w:rsidR="00E133F5" w:rsidRPr="005B5EBD" w:rsidRDefault="005B5EBD" w:rsidP="00DE396E">
      <w:pPr>
        <w:rPr>
          <w:b/>
          <w:bCs/>
          <w:u w:val="single"/>
          <w:lang w:val="en-US"/>
        </w:rPr>
      </w:pPr>
      <w:r w:rsidRPr="005B5EBD">
        <w:rPr>
          <w:b/>
          <w:bCs/>
          <w:u w:val="single"/>
          <w:lang w:val="en-US"/>
        </w:rPr>
        <w:t>1-</w:t>
      </w:r>
      <w:r w:rsidR="00E133F5" w:rsidRPr="005B5EBD">
        <w:rPr>
          <w:b/>
          <w:bCs/>
          <w:u w:val="single"/>
          <w:lang w:val="en-US"/>
        </w:rPr>
        <w:t xml:space="preserve">Test Request – Form </w:t>
      </w:r>
      <w:r w:rsidR="007870ED" w:rsidRPr="005B5EBD">
        <w:rPr>
          <w:b/>
          <w:bCs/>
          <w:u w:val="single"/>
          <w:lang w:val="en-US"/>
        </w:rPr>
        <w:t xml:space="preserve">for </w:t>
      </w:r>
      <w:r w:rsidR="00136BC1" w:rsidRPr="005B5EBD">
        <w:rPr>
          <w:b/>
          <w:bCs/>
          <w:u w:val="single"/>
          <w:lang w:val="en-US"/>
        </w:rPr>
        <w:t xml:space="preserve">Exportation </w:t>
      </w:r>
      <w:r w:rsidR="007870ED" w:rsidRPr="005B5EBD">
        <w:rPr>
          <w:b/>
          <w:bCs/>
          <w:u w:val="single"/>
          <w:lang w:val="en-US"/>
        </w:rPr>
        <w:t>products</w:t>
      </w:r>
      <w:r w:rsidR="00136BC1" w:rsidRPr="005B5EBD">
        <w:rPr>
          <w:b/>
          <w:bCs/>
          <w:u w:val="single"/>
          <w:lang w:val="en-US"/>
        </w:rPr>
        <w:t xml:space="preserve"> </w:t>
      </w:r>
    </w:p>
    <w:p w14:paraId="092C7B14" w14:textId="57CDCCFF" w:rsidR="00136BC1" w:rsidRDefault="00136BC1" w:rsidP="00136BC1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Customer – ok</w:t>
      </w:r>
      <w:r w:rsidR="00FE29E7">
        <w:rPr>
          <w:lang w:val="en-US"/>
        </w:rPr>
        <w:t xml:space="preserve"> – the same that we have</w:t>
      </w:r>
      <w:r w:rsidR="00EE11DE">
        <w:rPr>
          <w:lang w:val="en-US"/>
        </w:rPr>
        <w:t xml:space="preserve"> now.</w:t>
      </w:r>
    </w:p>
    <w:p w14:paraId="265C8910" w14:textId="71391B82" w:rsidR="00EE11DE" w:rsidRPr="00EE11DE" w:rsidRDefault="00EE11DE" w:rsidP="00EE11DE">
      <w:pPr>
        <w:ind w:left="360"/>
        <w:rPr>
          <w:lang w:val="en-US"/>
        </w:rPr>
      </w:pPr>
      <w:r w:rsidRPr="00EE11DE">
        <w:rPr>
          <w:lang w:val="en-US"/>
        </w:rPr>
        <w:drawing>
          <wp:inline distT="0" distB="0" distL="0" distR="0" wp14:anchorId="36E132E7" wp14:editId="35DBCE32">
            <wp:extent cx="5400040" cy="2471420"/>
            <wp:effectExtent l="0" t="0" r="0" b="5080"/>
            <wp:docPr id="1822188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88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DFEA" w14:textId="77777777" w:rsidR="0072698C" w:rsidRDefault="0072698C" w:rsidP="0072698C">
      <w:pPr>
        <w:pStyle w:val="PargrafodaLista"/>
        <w:rPr>
          <w:lang w:val="en-US"/>
        </w:rPr>
      </w:pPr>
    </w:p>
    <w:p w14:paraId="7E28D9A4" w14:textId="786A8453" w:rsidR="00136BC1" w:rsidRPr="00EE11DE" w:rsidRDefault="00136BC1" w:rsidP="00136BC1">
      <w:pPr>
        <w:pStyle w:val="PargrafodaLista"/>
        <w:numPr>
          <w:ilvl w:val="0"/>
          <w:numId w:val="3"/>
        </w:numPr>
        <w:rPr>
          <w:b/>
          <w:bCs/>
          <w:highlight w:val="yellow"/>
          <w:lang w:val="en-US"/>
        </w:rPr>
      </w:pPr>
      <w:r w:rsidRPr="00EE11DE">
        <w:rPr>
          <w:b/>
          <w:bCs/>
          <w:highlight w:val="yellow"/>
          <w:lang w:val="en-US"/>
        </w:rPr>
        <w:t>Collection</w:t>
      </w:r>
      <w:r w:rsidR="005B5598" w:rsidRPr="00EE11DE">
        <w:rPr>
          <w:b/>
          <w:bCs/>
          <w:highlight w:val="yellow"/>
          <w:lang w:val="en-US"/>
        </w:rPr>
        <w:t xml:space="preserve"> - </w:t>
      </w:r>
      <w:r w:rsidR="00DE397E" w:rsidRPr="00EE11DE">
        <w:rPr>
          <w:b/>
          <w:bCs/>
          <w:highlight w:val="yellow"/>
          <w:lang w:val="en-US"/>
        </w:rPr>
        <w:t>we don´t need – we can skip</w:t>
      </w:r>
    </w:p>
    <w:p w14:paraId="76512222" w14:textId="77777777" w:rsidR="00EE11DE" w:rsidRDefault="00EE11DE" w:rsidP="00EE11DE">
      <w:pPr>
        <w:pStyle w:val="PargrafodaLista"/>
        <w:rPr>
          <w:lang w:val="en-US"/>
        </w:rPr>
      </w:pPr>
    </w:p>
    <w:p w14:paraId="19E9B44D" w14:textId="38BE445B" w:rsidR="005B5598" w:rsidRDefault="003B77EB" w:rsidP="00136BC1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Sample</w:t>
      </w:r>
      <w:r w:rsidR="007870ED">
        <w:rPr>
          <w:lang w:val="en-US"/>
        </w:rPr>
        <w:t>-</w:t>
      </w:r>
      <w:r>
        <w:rPr>
          <w:lang w:val="en-US"/>
        </w:rPr>
        <w:t xml:space="preserve"> </w:t>
      </w:r>
      <w:r w:rsidR="004725A4">
        <w:rPr>
          <w:lang w:val="en-US"/>
        </w:rPr>
        <w:t>Below</w:t>
      </w:r>
    </w:p>
    <w:p w14:paraId="11FCED46" w14:textId="2941D8EB" w:rsidR="007870ED" w:rsidRDefault="00037046" w:rsidP="00037046">
      <w:pPr>
        <w:pStyle w:val="PargrafodaLista"/>
        <w:rPr>
          <w:lang w:val="en-US"/>
        </w:rPr>
      </w:pPr>
      <w:r w:rsidRPr="00037046">
        <w:rPr>
          <w:noProof/>
          <w:lang w:val="en-US"/>
        </w:rPr>
        <w:drawing>
          <wp:inline distT="0" distB="0" distL="0" distR="0" wp14:anchorId="5E2B7DAB" wp14:editId="61C8C4D0">
            <wp:extent cx="4593209" cy="2342515"/>
            <wp:effectExtent l="0" t="0" r="0" b="635"/>
            <wp:docPr id="909525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25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853" cy="234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E237" w14:textId="25BFB87B" w:rsidR="00CA20EE" w:rsidRDefault="00CA20EE" w:rsidP="00037046">
      <w:pPr>
        <w:pStyle w:val="PargrafodaLista"/>
        <w:rPr>
          <w:b/>
          <w:bCs/>
          <w:lang w:val="en-US"/>
        </w:rPr>
      </w:pPr>
      <w:r>
        <w:rPr>
          <w:lang w:val="en-US"/>
        </w:rPr>
        <w:t>Fields should be deleted:</w:t>
      </w:r>
      <w:r w:rsidR="005F5462" w:rsidRPr="005F5462">
        <w:rPr>
          <w:rFonts w:ascii="Roboto" w:hAnsi="Roboto"/>
          <w:b/>
          <w:bCs/>
          <w:color w:val="64748B"/>
          <w:sz w:val="17"/>
          <w:szCs w:val="17"/>
          <w:shd w:val="clear" w:color="auto" w:fill="FFFFFF"/>
          <w:lang w:val="en-US"/>
        </w:rPr>
        <w:t xml:space="preserve"> </w:t>
      </w:r>
      <w:r w:rsidR="005F5462" w:rsidRPr="005F5462">
        <w:rPr>
          <w:b/>
          <w:bCs/>
          <w:lang w:val="en-US"/>
        </w:rPr>
        <w:t>Batch number</w:t>
      </w:r>
      <w:r w:rsidR="005F5462">
        <w:rPr>
          <w:b/>
          <w:bCs/>
          <w:lang w:val="en-US"/>
        </w:rPr>
        <w:t xml:space="preserve">, </w:t>
      </w:r>
      <w:r w:rsidR="002724AF" w:rsidRPr="002724AF">
        <w:rPr>
          <w:b/>
          <w:bCs/>
          <w:lang w:val="en-US"/>
        </w:rPr>
        <w:t>Production date</w:t>
      </w:r>
      <w:r w:rsidR="002724AF">
        <w:rPr>
          <w:b/>
          <w:bCs/>
          <w:lang w:val="en-US"/>
        </w:rPr>
        <w:t xml:space="preserve">, </w:t>
      </w:r>
      <w:r w:rsidR="002724AF" w:rsidRPr="002724AF">
        <w:rPr>
          <w:b/>
          <w:bCs/>
          <w:lang w:val="en-US"/>
        </w:rPr>
        <w:t>Expiration date</w:t>
      </w:r>
      <w:r w:rsidR="002724AF">
        <w:rPr>
          <w:b/>
          <w:bCs/>
          <w:lang w:val="en-US"/>
        </w:rPr>
        <w:t xml:space="preserve">, </w:t>
      </w:r>
      <w:r w:rsidR="002724AF" w:rsidRPr="002724AF">
        <w:rPr>
          <w:b/>
          <w:bCs/>
          <w:lang w:val="en-US"/>
        </w:rPr>
        <w:t>State of sample</w:t>
      </w:r>
      <w:r w:rsidR="00E756C3">
        <w:rPr>
          <w:b/>
          <w:bCs/>
          <w:lang w:val="en-US"/>
        </w:rPr>
        <w:t xml:space="preserve">, </w:t>
      </w:r>
      <w:r w:rsidR="00E756C3" w:rsidRPr="00E756C3">
        <w:rPr>
          <w:b/>
          <w:bCs/>
          <w:lang w:val="en-US"/>
        </w:rPr>
        <w:t>Test category</w:t>
      </w:r>
    </w:p>
    <w:p w14:paraId="590E97EE" w14:textId="77777777" w:rsidR="00E756C3" w:rsidRPr="00E756C3" w:rsidRDefault="00E756C3" w:rsidP="00037046">
      <w:pPr>
        <w:pStyle w:val="PargrafodaLista"/>
        <w:rPr>
          <w:lang w:val="en-US"/>
        </w:rPr>
      </w:pPr>
    </w:p>
    <w:p w14:paraId="403EDE4B" w14:textId="1DB052D1" w:rsidR="00037046" w:rsidRDefault="00ED2FDD" w:rsidP="00037046">
      <w:pPr>
        <w:pStyle w:val="PargrafodaLista"/>
        <w:rPr>
          <w:lang w:val="en-US"/>
        </w:rPr>
      </w:pPr>
      <w:r>
        <w:rPr>
          <w:lang w:val="en-US"/>
        </w:rPr>
        <w:t xml:space="preserve">One </w:t>
      </w:r>
      <w:r w:rsidR="00E756C3">
        <w:rPr>
          <w:lang w:val="en-US"/>
        </w:rPr>
        <w:t xml:space="preserve">new </w:t>
      </w:r>
      <w:r>
        <w:rPr>
          <w:lang w:val="en-US"/>
        </w:rPr>
        <w:t xml:space="preserve">field for </w:t>
      </w:r>
      <w:r w:rsidR="00460C72">
        <w:rPr>
          <w:lang w:val="en-US"/>
        </w:rPr>
        <w:t>samples</w:t>
      </w:r>
      <w:r w:rsidR="009C2CBE">
        <w:rPr>
          <w:lang w:val="en-US"/>
        </w:rPr>
        <w:t xml:space="preserve"> (this </w:t>
      </w:r>
      <w:r w:rsidR="009C4F5A">
        <w:rPr>
          <w:lang w:val="en-US"/>
        </w:rPr>
        <w:t>field</w:t>
      </w:r>
      <w:r w:rsidR="009C2CBE">
        <w:rPr>
          <w:lang w:val="en-US"/>
        </w:rPr>
        <w:t xml:space="preserve"> the customers </w:t>
      </w:r>
      <w:r w:rsidR="00460C72">
        <w:rPr>
          <w:lang w:val="en-US"/>
        </w:rPr>
        <w:t>are</w:t>
      </w:r>
      <w:r w:rsidR="009C2CBE">
        <w:rPr>
          <w:lang w:val="en-US"/>
        </w:rPr>
        <w:t xml:space="preserve"> free for </w:t>
      </w:r>
      <w:ins w:id="0" w:author="Microsoft Word" w:date="2026-07-24T16:36:00Z" w16du:dateUtc="2026-07-24T19:36:00Z">
        <w:r w:rsidR="009C4F5A">
          <w:rPr>
            <w:lang w:val="en-US"/>
          </w:rPr>
          <w:t>writing</w:t>
        </w:r>
      </w:ins>
      <w:r w:rsidR="009C2CBE">
        <w:rPr>
          <w:lang w:val="en-US"/>
        </w:rPr>
        <w:t xml:space="preserve"> the sample)</w:t>
      </w:r>
      <w:ins w:id="1" w:author="Microsoft Word" w:date="2026-07-24T16:36:00Z" w16du:dateUtc="2026-07-24T19:36:00Z">
        <w:r w:rsidR="001D094A">
          <w:rPr>
            <w:lang w:val="en-US"/>
          </w:rPr>
          <w:t xml:space="preserve">. For </w:t>
        </w:r>
        <w:r w:rsidR="009C4F5A">
          <w:rPr>
            <w:lang w:val="en-US"/>
          </w:rPr>
          <w:t>example</w:t>
        </w:r>
        <w:r w:rsidR="001D094A">
          <w:rPr>
            <w:lang w:val="en-US"/>
          </w:rPr>
          <w:t xml:space="preserve">: Maize or Corn or </w:t>
        </w:r>
        <w:r w:rsidR="009C4F5A">
          <w:rPr>
            <w:lang w:val="en-US"/>
          </w:rPr>
          <w:t>Yellow Corn in Bulk</w:t>
        </w:r>
      </w:ins>
      <w:r w:rsidR="00A20540">
        <w:rPr>
          <w:lang w:val="en-US"/>
        </w:rPr>
        <w:t>. This is information that goes to Test Report.</w:t>
      </w:r>
    </w:p>
    <w:p w14:paraId="623AC758" w14:textId="77777777" w:rsidR="000C7BEC" w:rsidRDefault="000C7BEC" w:rsidP="00037046">
      <w:pPr>
        <w:pStyle w:val="PargrafodaLista"/>
        <w:rPr>
          <w:lang w:val="en-US"/>
        </w:rPr>
      </w:pPr>
    </w:p>
    <w:p w14:paraId="500DEF1A" w14:textId="77777777" w:rsidR="000C7BEC" w:rsidRDefault="000C7BEC" w:rsidP="00037046">
      <w:pPr>
        <w:pStyle w:val="PargrafodaLista"/>
        <w:rPr>
          <w:lang w:val="en-US"/>
        </w:rPr>
      </w:pPr>
    </w:p>
    <w:p w14:paraId="72C8570C" w14:textId="3C3264D3" w:rsidR="004725A4" w:rsidRDefault="007870ED" w:rsidP="00136BC1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M</w:t>
      </w:r>
      <w:r w:rsidR="008F5386">
        <w:rPr>
          <w:lang w:val="en-US"/>
        </w:rPr>
        <w:t>i</w:t>
      </w:r>
      <w:r>
        <w:rPr>
          <w:lang w:val="en-US"/>
        </w:rPr>
        <w:t>sc</w:t>
      </w:r>
      <w:r w:rsidR="008F5386">
        <w:rPr>
          <w:lang w:val="en-US"/>
        </w:rPr>
        <w:t xml:space="preserve"> </w:t>
      </w:r>
      <w:r w:rsidR="00E756C3">
        <w:rPr>
          <w:lang w:val="en-US"/>
        </w:rPr>
        <w:t>–</w:t>
      </w:r>
      <w:r w:rsidR="008F5386">
        <w:rPr>
          <w:lang w:val="en-US"/>
        </w:rPr>
        <w:t xml:space="preserve"> ok</w:t>
      </w:r>
      <w:r w:rsidR="0060226F">
        <w:rPr>
          <w:lang w:val="en-US"/>
        </w:rPr>
        <w:t>, the</w:t>
      </w:r>
      <w:r w:rsidR="0060226F">
        <w:rPr>
          <w:lang w:val="en-US"/>
        </w:rPr>
        <w:t xml:space="preserve"> same that we have now.</w:t>
      </w:r>
    </w:p>
    <w:p w14:paraId="7B1EFF55" w14:textId="3327267D" w:rsidR="00E756C3" w:rsidRPr="00E756C3" w:rsidRDefault="0060226F" w:rsidP="00E756C3">
      <w:pPr>
        <w:rPr>
          <w:lang w:val="en-US"/>
        </w:rPr>
      </w:pPr>
      <w:r w:rsidRPr="0060226F">
        <w:rPr>
          <w:lang w:val="en-US"/>
        </w:rPr>
        <w:drawing>
          <wp:inline distT="0" distB="0" distL="0" distR="0" wp14:anchorId="7FFC4CFE" wp14:editId="6D0F8851">
            <wp:extent cx="5400040" cy="2520950"/>
            <wp:effectExtent l="0" t="0" r="0" b="0"/>
            <wp:docPr id="1852007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07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0E11" w14:textId="5C219C64" w:rsidR="0060226F" w:rsidRPr="0060226F" w:rsidRDefault="007870ED" w:rsidP="0060226F">
      <w:pPr>
        <w:pStyle w:val="PargrafodaLista"/>
        <w:numPr>
          <w:ilvl w:val="0"/>
          <w:numId w:val="3"/>
        </w:numPr>
        <w:rPr>
          <w:lang w:val="en-US"/>
        </w:rPr>
      </w:pPr>
      <w:r w:rsidRPr="0060226F">
        <w:rPr>
          <w:lang w:val="en-US"/>
        </w:rPr>
        <w:t>Sign</w:t>
      </w:r>
      <w:r w:rsidR="00BE51C5" w:rsidRPr="0060226F">
        <w:rPr>
          <w:lang w:val="en-US"/>
        </w:rPr>
        <w:t xml:space="preserve"> -ok</w:t>
      </w:r>
      <w:r w:rsidR="0060226F" w:rsidRPr="0060226F">
        <w:rPr>
          <w:lang w:val="en-US"/>
        </w:rPr>
        <w:t xml:space="preserve">, the same </w:t>
      </w:r>
      <w:r w:rsidR="0060226F" w:rsidRPr="0060226F">
        <w:rPr>
          <w:lang w:val="en-US"/>
        </w:rPr>
        <w:t>that we have now.</w:t>
      </w:r>
    </w:p>
    <w:p w14:paraId="33E35C54" w14:textId="076E812F" w:rsidR="007870ED" w:rsidRPr="0060226F" w:rsidRDefault="00E12D07" w:rsidP="0060226F">
      <w:pPr>
        <w:ind w:left="360"/>
        <w:rPr>
          <w:lang w:val="en-US"/>
        </w:rPr>
      </w:pPr>
      <w:r w:rsidRPr="00E12D07">
        <w:rPr>
          <w:lang w:val="en-US"/>
        </w:rPr>
        <w:drawing>
          <wp:inline distT="0" distB="0" distL="0" distR="0" wp14:anchorId="355E89F2" wp14:editId="4A953AAB">
            <wp:extent cx="5400040" cy="2715895"/>
            <wp:effectExtent l="0" t="0" r="0" b="8255"/>
            <wp:docPr id="1877189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89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166C" w14:textId="77777777" w:rsidR="007870ED" w:rsidRPr="00136BC1" w:rsidRDefault="007870ED" w:rsidP="007870ED">
      <w:pPr>
        <w:pStyle w:val="PargrafodaLista"/>
        <w:rPr>
          <w:lang w:val="en-US"/>
        </w:rPr>
      </w:pPr>
    </w:p>
    <w:p w14:paraId="728EE342" w14:textId="71A1C4A3" w:rsidR="00E235B5" w:rsidRPr="00EF33AF" w:rsidRDefault="00EF33AF" w:rsidP="00E235B5">
      <w:pPr>
        <w:rPr>
          <w:b/>
          <w:bCs/>
          <w:lang w:val="en-US"/>
        </w:rPr>
      </w:pPr>
      <w:r w:rsidRPr="00EF33AF">
        <w:rPr>
          <w:b/>
          <w:bCs/>
          <w:lang w:val="en-US"/>
        </w:rPr>
        <w:t xml:space="preserve">2- </w:t>
      </w:r>
      <w:r w:rsidR="00E235B5" w:rsidRPr="00EF33AF">
        <w:rPr>
          <w:b/>
          <w:bCs/>
          <w:lang w:val="en-US"/>
        </w:rPr>
        <w:t xml:space="preserve">Test Request – Form for Food and Feed </w:t>
      </w:r>
    </w:p>
    <w:p w14:paraId="77F93BB3" w14:textId="18068127" w:rsidR="00E235B5" w:rsidRDefault="00E235B5" w:rsidP="00E235B5">
      <w:pPr>
        <w:pStyle w:val="Pargrafoda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Customer – ok</w:t>
      </w:r>
      <w:r w:rsidR="00FC1D63">
        <w:rPr>
          <w:lang w:val="en-US"/>
        </w:rPr>
        <w:t xml:space="preserve">, </w:t>
      </w:r>
      <w:r w:rsidR="00FC1D63" w:rsidRPr="0060226F">
        <w:rPr>
          <w:lang w:val="en-US"/>
        </w:rPr>
        <w:t>the same that we have now.</w:t>
      </w:r>
    </w:p>
    <w:p w14:paraId="1E0CAEE3" w14:textId="77777777" w:rsidR="00FC1D63" w:rsidRDefault="00FC1D63" w:rsidP="00FC1D63">
      <w:pPr>
        <w:pStyle w:val="PargrafodaLista"/>
        <w:rPr>
          <w:lang w:val="en-US"/>
        </w:rPr>
      </w:pPr>
    </w:p>
    <w:p w14:paraId="6DBF6F5B" w14:textId="681D9574" w:rsidR="00DE397E" w:rsidRDefault="00E235B5" w:rsidP="00E235B5">
      <w:pPr>
        <w:pStyle w:val="PargrafodaLista"/>
        <w:numPr>
          <w:ilvl w:val="0"/>
          <w:numId w:val="4"/>
        </w:numPr>
        <w:rPr>
          <w:lang w:val="en-US"/>
        </w:rPr>
      </w:pPr>
      <w:r w:rsidRPr="00DE397E">
        <w:rPr>
          <w:lang w:val="en-US"/>
        </w:rPr>
        <w:t xml:space="preserve">Collection </w:t>
      </w:r>
      <w:r w:rsidR="00F734A9" w:rsidRPr="00DE397E">
        <w:rPr>
          <w:lang w:val="en-US"/>
        </w:rPr>
        <w:t>–</w:t>
      </w:r>
      <w:r w:rsidRPr="00DE397E">
        <w:rPr>
          <w:lang w:val="en-US"/>
        </w:rPr>
        <w:t xml:space="preserve"> </w:t>
      </w:r>
      <w:r w:rsidR="00DE397E">
        <w:rPr>
          <w:lang w:val="en-US"/>
        </w:rPr>
        <w:t>keep only:</w:t>
      </w:r>
    </w:p>
    <w:p w14:paraId="38499FE2" w14:textId="33695D4D" w:rsidR="00DE397E" w:rsidRPr="00E20CB1" w:rsidRDefault="00E20CB1" w:rsidP="00DE397E">
      <w:pPr>
        <w:pStyle w:val="PargrafodaLista"/>
        <w:numPr>
          <w:ilvl w:val="1"/>
          <w:numId w:val="4"/>
        </w:numPr>
        <w:rPr>
          <w:lang w:val="en-US"/>
        </w:rPr>
      </w:pPr>
      <w:r w:rsidRPr="00E20CB1">
        <w:rPr>
          <w:b/>
          <w:bCs/>
        </w:rPr>
        <w:t>Sampling date</w:t>
      </w:r>
    </w:p>
    <w:p w14:paraId="7B74E12C" w14:textId="72BB835A" w:rsidR="00E20CB1" w:rsidRPr="00E20CB1" w:rsidRDefault="00E20CB1" w:rsidP="00DE397E">
      <w:pPr>
        <w:pStyle w:val="PargrafodaLista"/>
        <w:numPr>
          <w:ilvl w:val="1"/>
          <w:numId w:val="4"/>
        </w:numPr>
        <w:rPr>
          <w:lang w:val="en-US"/>
        </w:rPr>
      </w:pPr>
      <w:r w:rsidRPr="00E20CB1">
        <w:rPr>
          <w:b/>
          <w:bCs/>
        </w:rPr>
        <w:t>Sampling location</w:t>
      </w:r>
      <w:r>
        <w:rPr>
          <w:b/>
          <w:bCs/>
        </w:rPr>
        <w:t>;</w:t>
      </w:r>
    </w:p>
    <w:p w14:paraId="23CB3471" w14:textId="67E763AF" w:rsidR="00E20CB1" w:rsidRPr="00783B71" w:rsidRDefault="00783B71" w:rsidP="00DE397E">
      <w:pPr>
        <w:pStyle w:val="PargrafodaLista"/>
        <w:numPr>
          <w:ilvl w:val="1"/>
          <w:numId w:val="4"/>
        </w:numPr>
        <w:rPr>
          <w:lang w:val="en-US"/>
        </w:rPr>
      </w:pPr>
      <w:r w:rsidRPr="00783B71">
        <w:rPr>
          <w:b/>
          <w:bCs/>
        </w:rPr>
        <w:t>Transport condition</w:t>
      </w:r>
    </w:p>
    <w:p w14:paraId="4980ECB1" w14:textId="28361DEF" w:rsidR="00783B71" w:rsidRDefault="00783B71" w:rsidP="00783B71">
      <w:pPr>
        <w:ind w:left="1080"/>
        <w:rPr>
          <w:lang w:val="en-US"/>
        </w:rPr>
      </w:pPr>
      <w:r>
        <w:rPr>
          <w:lang w:val="en-US"/>
        </w:rPr>
        <w:t xml:space="preserve">Other </w:t>
      </w:r>
      <w:r w:rsidR="00012A6A">
        <w:rPr>
          <w:lang w:val="en-US"/>
        </w:rPr>
        <w:t>information</w:t>
      </w:r>
      <w:r>
        <w:rPr>
          <w:lang w:val="en-US"/>
        </w:rPr>
        <w:t xml:space="preserve"> we don´t need</w:t>
      </w:r>
      <w:r w:rsidR="00210180">
        <w:rPr>
          <w:lang w:val="en-US"/>
        </w:rPr>
        <w:t>.</w:t>
      </w:r>
    </w:p>
    <w:p w14:paraId="04BE9017" w14:textId="0873B124" w:rsidR="00320A29" w:rsidRDefault="00320A29" w:rsidP="00783B71">
      <w:pPr>
        <w:ind w:left="1080"/>
        <w:rPr>
          <w:lang w:val="en-US"/>
        </w:rPr>
      </w:pPr>
      <w:r w:rsidRPr="00320A29">
        <w:rPr>
          <w:lang w:val="en-US"/>
        </w:rPr>
        <w:lastRenderedPageBreak/>
        <w:drawing>
          <wp:inline distT="0" distB="0" distL="0" distR="0" wp14:anchorId="595F6F12" wp14:editId="28807296">
            <wp:extent cx="5400040" cy="2609215"/>
            <wp:effectExtent l="0" t="0" r="0" b="635"/>
            <wp:docPr id="1620686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86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B74C" w14:textId="62B8A6BA" w:rsidR="00A40470" w:rsidRDefault="00A40470" w:rsidP="00783B71">
      <w:pPr>
        <w:ind w:left="1080"/>
        <w:rPr>
          <w:lang w:val="en-US"/>
        </w:rPr>
      </w:pPr>
    </w:p>
    <w:p w14:paraId="62229188" w14:textId="77777777" w:rsidR="00A40470" w:rsidRPr="00783B71" w:rsidRDefault="00A40470" w:rsidP="00783B71">
      <w:pPr>
        <w:ind w:left="1080"/>
        <w:rPr>
          <w:lang w:val="en-US"/>
        </w:rPr>
      </w:pPr>
    </w:p>
    <w:p w14:paraId="34821E1A" w14:textId="4520F212" w:rsidR="00370ADD" w:rsidRDefault="00E235B5" w:rsidP="00E235B5">
      <w:pPr>
        <w:pStyle w:val="PargrafodaLista"/>
        <w:numPr>
          <w:ilvl w:val="0"/>
          <w:numId w:val="4"/>
        </w:numPr>
        <w:rPr>
          <w:lang w:val="en-US"/>
        </w:rPr>
      </w:pPr>
      <w:r w:rsidRPr="00DE397E">
        <w:rPr>
          <w:lang w:val="en-US"/>
        </w:rPr>
        <w:t>Sample-</w:t>
      </w:r>
      <w:r w:rsidR="00012A6A">
        <w:rPr>
          <w:lang w:val="en-US"/>
        </w:rPr>
        <w:t xml:space="preserve"> </w:t>
      </w:r>
      <w:r w:rsidR="00793ADC">
        <w:rPr>
          <w:lang w:val="en-US"/>
        </w:rPr>
        <w:t>we keep all fields,</w:t>
      </w:r>
      <w:r w:rsidR="00C83EB8" w:rsidRPr="00C83EB8">
        <w:rPr>
          <w:lang w:val="en-US"/>
        </w:rPr>
        <w:t xml:space="preserve"> </w:t>
      </w:r>
      <w:r w:rsidR="001B5821">
        <w:rPr>
          <w:lang w:val="en-US"/>
        </w:rPr>
        <w:t>Add:</w:t>
      </w:r>
    </w:p>
    <w:p w14:paraId="2BA57735" w14:textId="72F1777E" w:rsidR="00E632BC" w:rsidRDefault="00012A6A" w:rsidP="00370ADD">
      <w:pPr>
        <w:pStyle w:val="PargrafodaList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One field for samples (this field the customers are free for </w:t>
      </w:r>
      <w:ins w:id="2" w:author="Microsoft Word" w:date="2026-07-24T16:36:00Z" w16du:dateUtc="2026-07-24T19:36:00Z">
        <w:r>
          <w:rPr>
            <w:lang w:val="en-US"/>
          </w:rPr>
          <w:t>writing</w:t>
        </w:r>
      </w:ins>
      <w:r>
        <w:rPr>
          <w:lang w:val="en-US"/>
        </w:rPr>
        <w:t xml:space="preserve"> the sample)</w:t>
      </w:r>
    </w:p>
    <w:p w14:paraId="63389679" w14:textId="77777777" w:rsidR="007F05C6" w:rsidRPr="00DE397E" w:rsidRDefault="007F05C6" w:rsidP="007F05C6">
      <w:pPr>
        <w:pStyle w:val="PargrafodaLista"/>
        <w:ind w:left="1440"/>
        <w:rPr>
          <w:lang w:val="en-US"/>
        </w:rPr>
      </w:pPr>
    </w:p>
    <w:p w14:paraId="15CC67B9" w14:textId="41ED0448" w:rsidR="00E235B5" w:rsidRDefault="00E235B5" w:rsidP="00E235B5">
      <w:pPr>
        <w:pStyle w:val="Pargrafoda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Misc </w:t>
      </w:r>
      <w:r w:rsidR="00CB41CC">
        <w:rPr>
          <w:lang w:val="en-US"/>
        </w:rPr>
        <w:t>–</w:t>
      </w:r>
      <w:r>
        <w:rPr>
          <w:lang w:val="en-US"/>
        </w:rPr>
        <w:t xml:space="preserve"> </w:t>
      </w:r>
      <w:r w:rsidR="00430FD4">
        <w:rPr>
          <w:lang w:val="en-US"/>
        </w:rPr>
        <w:t>we don´t need th</w:t>
      </w:r>
      <w:r w:rsidR="00A84381">
        <w:rPr>
          <w:lang w:val="en-US"/>
        </w:rPr>
        <w:t>is</w:t>
      </w:r>
      <w:r w:rsidR="00430FD4">
        <w:rPr>
          <w:lang w:val="en-US"/>
        </w:rPr>
        <w:t xml:space="preserve"> </w:t>
      </w:r>
      <w:r w:rsidR="004722B5">
        <w:rPr>
          <w:lang w:val="en-US"/>
        </w:rPr>
        <w:t>information</w:t>
      </w:r>
      <w:r w:rsidR="00430FD4">
        <w:rPr>
          <w:lang w:val="en-US"/>
        </w:rPr>
        <w:t>:</w:t>
      </w:r>
    </w:p>
    <w:p w14:paraId="7D32148A" w14:textId="12665DE3" w:rsidR="00430FD4" w:rsidRPr="00430FD4" w:rsidRDefault="00430FD4" w:rsidP="00430FD4">
      <w:pPr>
        <w:pStyle w:val="PargrafodaLista"/>
        <w:numPr>
          <w:ilvl w:val="1"/>
          <w:numId w:val="4"/>
        </w:numPr>
        <w:rPr>
          <w:lang w:val="en-US"/>
        </w:rPr>
      </w:pPr>
      <w:r w:rsidRPr="00430FD4">
        <w:rPr>
          <w:b/>
          <w:bCs/>
        </w:rPr>
        <w:t>Ship / vessel</w:t>
      </w:r>
    </w:p>
    <w:p w14:paraId="2840E329" w14:textId="1907A1B0" w:rsidR="00430FD4" w:rsidRPr="004722B5" w:rsidRDefault="004722B5" w:rsidP="00430FD4">
      <w:pPr>
        <w:pStyle w:val="PargrafodaLista"/>
        <w:numPr>
          <w:ilvl w:val="1"/>
          <w:numId w:val="4"/>
        </w:numPr>
        <w:rPr>
          <w:lang w:val="en-US"/>
        </w:rPr>
      </w:pPr>
      <w:r w:rsidRPr="004722B5">
        <w:rPr>
          <w:b/>
          <w:bCs/>
        </w:rPr>
        <w:t>Port of loading</w:t>
      </w:r>
    </w:p>
    <w:p w14:paraId="4385727C" w14:textId="61C7E17D" w:rsidR="004722B5" w:rsidRPr="004722B5" w:rsidRDefault="004722B5" w:rsidP="00430FD4">
      <w:pPr>
        <w:pStyle w:val="PargrafodaLista"/>
        <w:numPr>
          <w:ilvl w:val="1"/>
          <w:numId w:val="4"/>
        </w:numPr>
        <w:rPr>
          <w:lang w:val="en-US"/>
        </w:rPr>
      </w:pPr>
      <w:r w:rsidRPr="004722B5">
        <w:rPr>
          <w:b/>
          <w:bCs/>
        </w:rPr>
        <w:t>Port of discharge</w:t>
      </w:r>
    </w:p>
    <w:p w14:paraId="7E4F9004" w14:textId="0F83DF26" w:rsidR="00CB41CC" w:rsidRPr="004722B5" w:rsidRDefault="004722B5" w:rsidP="004722B5">
      <w:pPr>
        <w:pStyle w:val="PargrafodaLista"/>
        <w:numPr>
          <w:ilvl w:val="1"/>
          <w:numId w:val="4"/>
        </w:numPr>
        <w:rPr>
          <w:lang w:val="en-US"/>
        </w:rPr>
      </w:pPr>
      <w:r w:rsidRPr="004722B5">
        <w:rPr>
          <w:b/>
          <w:bCs/>
        </w:rPr>
        <w:t>Seal</w:t>
      </w:r>
    </w:p>
    <w:p w14:paraId="170E2E0A" w14:textId="51A62118" w:rsidR="004722B5" w:rsidRPr="004722B5" w:rsidRDefault="004722B5" w:rsidP="004722B5">
      <w:pPr>
        <w:pStyle w:val="PargrafodaLista"/>
        <w:ind w:left="1440"/>
      </w:pPr>
      <w:r w:rsidRPr="004722B5">
        <w:t>We can delete</w:t>
      </w:r>
    </w:p>
    <w:p w14:paraId="45A8C685" w14:textId="77777777" w:rsidR="004722B5" w:rsidRPr="004722B5" w:rsidRDefault="004722B5" w:rsidP="004722B5">
      <w:pPr>
        <w:pStyle w:val="PargrafodaLista"/>
        <w:ind w:left="1440"/>
        <w:rPr>
          <w:lang w:val="en-US"/>
        </w:rPr>
      </w:pPr>
    </w:p>
    <w:p w14:paraId="5DB3EBFD" w14:textId="77777777" w:rsidR="00E235B5" w:rsidRDefault="00E235B5" w:rsidP="00E235B5">
      <w:pPr>
        <w:pStyle w:val="Pargrafoda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Sign -ok</w:t>
      </w:r>
    </w:p>
    <w:p w14:paraId="2ED0A811" w14:textId="77777777" w:rsidR="00E235B5" w:rsidRPr="00E235B5" w:rsidRDefault="00E235B5" w:rsidP="00E235B5">
      <w:pPr>
        <w:pStyle w:val="PargrafodaLista"/>
        <w:rPr>
          <w:lang w:val="en-US"/>
        </w:rPr>
      </w:pPr>
    </w:p>
    <w:p w14:paraId="6F0057A6" w14:textId="77777777" w:rsidR="003B1E58" w:rsidRPr="00E749AD" w:rsidRDefault="003B1E58" w:rsidP="00DE396E">
      <w:pPr>
        <w:rPr>
          <w:lang w:val="en-US"/>
        </w:rPr>
      </w:pPr>
    </w:p>
    <w:p w14:paraId="635DAD1E" w14:textId="77777777" w:rsidR="003B1E58" w:rsidRPr="00E749AD" w:rsidRDefault="003B1E58" w:rsidP="00DE396E">
      <w:pPr>
        <w:rPr>
          <w:lang w:val="en-US"/>
        </w:rPr>
      </w:pPr>
    </w:p>
    <w:p w14:paraId="0FFA3F68" w14:textId="3ECC2310" w:rsidR="00BE6DD3" w:rsidRPr="00E749AD" w:rsidRDefault="00BE6DD3">
      <w:pPr>
        <w:rPr>
          <w:lang w:val="en-US"/>
        </w:rPr>
      </w:pPr>
    </w:p>
    <w:sectPr w:rsidR="00BE6DD3" w:rsidRPr="00E749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376F"/>
    <w:multiLevelType w:val="multilevel"/>
    <w:tmpl w:val="9C4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1AC2"/>
    <w:multiLevelType w:val="hybridMultilevel"/>
    <w:tmpl w:val="01240512"/>
    <w:lvl w:ilvl="0" w:tplc="4686F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A3DD2"/>
    <w:multiLevelType w:val="multilevel"/>
    <w:tmpl w:val="AE72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C31A1"/>
    <w:multiLevelType w:val="hybridMultilevel"/>
    <w:tmpl w:val="0124051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52565"/>
    <w:multiLevelType w:val="hybridMultilevel"/>
    <w:tmpl w:val="01240512"/>
    <w:lvl w:ilvl="0" w:tplc="FFFFFFFF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580577B7"/>
    <w:multiLevelType w:val="hybridMultilevel"/>
    <w:tmpl w:val="E25A327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725465">
    <w:abstractNumId w:val="0"/>
  </w:num>
  <w:num w:numId="2" w16cid:durableId="1359697684">
    <w:abstractNumId w:val="2"/>
  </w:num>
  <w:num w:numId="3" w16cid:durableId="1469278689">
    <w:abstractNumId w:val="1"/>
  </w:num>
  <w:num w:numId="4" w16cid:durableId="434249525">
    <w:abstractNumId w:val="3"/>
  </w:num>
  <w:num w:numId="5" w16cid:durableId="1958676525">
    <w:abstractNumId w:val="5"/>
  </w:num>
  <w:num w:numId="6" w16cid:durableId="1122267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56"/>
    <w:rsid w:val="000009B7"/>
    <w:rsid w:val="0000200C"/>
    <w:rsid w:val="00012A6A"/>
    <w:rsid w:val="00030D3D"/>
    <w:rsid w:val="00037046"/>
    <w:rsid w:val="00073C30"/>
    <w:rsid w:val="000B20E2"/>
    <w:rsid w:val="000B2E02"/>
    <w:rsid w:val="000C7BEC"/>
    <w:rsid w:val="001206B6"/>
    <w:rsid w:val="00132F98"/>
    <w:rsid w:val="00136BC1"/>
    <w:rsid w:val="00147AF5"/>
    <w:rsid w:val="00171909"/>
    <w:rsid w:val="00182792"/>
    <w:rsid w:val="001A4765"/>
    <w:rsid w:val="001B5821"/>
    <w:rsid w:val="001D046A"/>
    <w:rsid w:val="001D094A"/>
    <w:rsid w:val="001E13D7"/>
    <w:rsid w:val="00210180"/>
    <w:rsid w:val="002724AF"/>
    <w:rsid w:val="002A5F16"/>
    <w:rsid w:val="00320A29"/>
    <w:rsid w:val="003405D5"/>
    <w:rsid w:val="003467EE"/>
    <w:rsid w:val="00370ADD"/>
    <w:rsid w:val="003A150C"/>
    <w:rsid w:val="003A5827"/>
    <w:rsid w:val="003B1E58"/>
    <w:rsid w:val="003B77EB"/>
    <w:rsid w:val="003F7845"/>
    <w:rsid w:val="003F7D8E"/>
    <w:rsid w:val="00430FD4"/>
    <w:rsid w:val="00431312"/>
    <w:rsid w:val="0043420B"/>
    <w:rsid w:val="00460C72"/>
    <w:rsid w:val="004722B5"/>
    <w:rsid w:val="004725A4"/>
    <w:rsid w:val="00487679"/>
    <w:rsid w:val="004B7FA9"/>
    <w:rsid w:val="004E11AF"/>
    <w:rsid w:val="004F2001"/>
    <w:rsid w:val="00581D57"/>
    <w:rsid w:val="005A4F9B"/>
    <w:rsid w:val="005B4CEA"/>
    <w:rsid w:val="005B5598"/>
    <w:rsid w:val="005B5EBD"/>
    <w:rsid w:val="005D3A31"/>
    <w:rsid w:val="005D4CC0"/>
    <w:rsid w:val="005E6908"/>
    <w:rsid w:val="005F5462"/>
    <w:rsid w:val="0060226F"/>
    <w:rsid w:val="006464F9"/>
    <w:rsid w:val="00687CBF"/>
    <w:rsid w:val="006D20A9"/>
    <w:rsid w:val="006E5291"/>
    <w:rsid w:val="007047CE"/>
    <w:rsid w:val="0072698C"/>
    <w:rsid w:val="00755276"/>
    <w:rsid w:val="00783B71"/>
    <w:rsid w:val="007870ED"/>
    <w:rsid w:val="00793ADC"/>
    <w:rsid w:val="00795889"/>
    <w:rsid w:val="007A347D"/>
    <w:rsid w:val="007B409E"/>
    <w:rsid w:val="007B4F21"/>
    <w:rsid w:val="007D3316"/>
    <w:rsid w:val="007F05C6"/>
    <w:rsid w:val="007F532B"/>
    <w:rsid w:val="00805A15"/>
    <w:rsid w:val="00850F59"/>
    <w:rsid w:val="008644C8"/>
    <w:rsid w:val="00893C07"/>
    <w:rsid w:val="008E5C18"/>
    <w:rsid w:val="008F2C5C"/>
    <w:rsid w:val="008F5386"/>
    <w:rsid w:val="00914D71"/>
    <w:rsid w:val="009314DB"/>
    <w:rsid w:val="00934D3B"/>
    <w:rsid w:val="00945ACA"/>
    <w:rsid w:val="009653C1"/>
    <w:rsid w:val="009B6CF2"/>
    <w:rsid w:val="009C2CBE"/>
    <w:rsid w:val="009C4F5A"/>
    <w:rsid w:val="009C52AA"/>
    <w:rsid w:val="009F3F87"/>
    <w:rsid w:val="00A20540"/>
    <w:rsid w:val="00A371AC"/>
    <w:rsid w:val="00A40470"/>
    <w:rsid w:val="00A45619"/>
    <w:rsid w:val="00A7520A"/>
    <w:rsid w:val="00A84381"/>
    <w:rsid w:val="00AE0A88"/>
    <w:rsid w:val="00AF633B"/>
    <w:rsid w:val="00B027DE"/>
    <w:rsid w:val="00B23B7D"/>
    <w:rsid w:val="00B36A7A"/>
    <w:rsid w:val="00B451E1"/>
    <w:rsid w:val="00B64BBC"/>
    <w:rsid w:val="00B75914"/>
    <w:rsid w:val="00BA6654"/>
    <w:rsid w:val="00BC39B8"/>
    <w:rsid w:val="00BD4C16"/>
    <w:rsid w:val="00BE51C5"/>
    <w:rsid w:val="00BE6DD3"/>
    <w:rsid w:val="00BF08AB"/>
    <w:rsid w:val="00C121C5"/>
    <w:rsid w:val="00C224E0"/>
    <w:rsid w:val="00C412FE"/>
    <w:rsid w:val="00C52937"/>
    <w:rsid w:val="00C649E9"/>
    <w:rsid w:val="00C809EC"/>
    <w:rsid w:val="00C812E8"/>
    <w:rsid w:val="00C83EB8"/>
    <w:rsid w:val="00CA20EE"/>
    <w:rsid w:val="00CA380A"/>
    <w:rsid w:val="00CB41CC"/>
    <w:rsid w:val="00CC4574"/>
    <w:rsid w:val="00D21C7D"/>
    <w:rsid w:val="00D2587A"/>
    <w:rsid w:val="00D33D6F"/>
    <w:rsid w:val="00D40DC1"/>
    <w:rsid w:val="00D523E1"/>
    <w:rsid w:val="00D71F69"/>
    <w:rsid w:val="00D86539"/>
    <w:rsid w:val="00DA1256"/>
    <w:rsid w:val="00DD0D29"/>
    <w:rsid w:val="00DE396E"/>
    <w:rsid w:val="00DE397E"/>
    <w:rsid w:val="00E12D07"/>
    <w:rsid w:val="00E133F5"/>
    <w:rsid w:val="00E20CB1"/>
    <w:rsid w:val="00E235B5"/>
    <w:rsid w:val="00E632BC"/>
    <w:rsid w:val="00E749AD"/>
    <w:rsid w:val="00E756C3"/>
    <w:rsid w:val="00ED2FDD"/>
    <w:rsid w:val="00EE11DE"/>
    <w:rsid w:val="00EF08ED"/>
    <w:rsid w:val="00EF33AF"/>
    <w:rsid w:val="00F734A9"/>
    <w:rsid w:val="00F84B31"/>
    <w:rsid w:val="00FC1D63"/>
    <w:rsid w:val="00FC7F79"/>
    <w:rsid w:val="00FD5DF6"/>
    <w:rsid w:val="00FE1858"/>
    <w:rsid w:val="00FE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C9059"/>
  <w15:chartTrackingRefBased/>
  <w15:docId w15:val="{56B990EA-3227-43AC-AAC8-D7532C21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1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1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1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1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A1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1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1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1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1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1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A1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A1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1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DA12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1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12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1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1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1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1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1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1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1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12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12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12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1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12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1256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5A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5ACA"/>
    <w:rPr>
      <w:rFonts w:ascii="Consolas" w:hAnsi="Consolas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749A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4C5DE2D7AA9A4A85710CAC4074388E" ma:contentTypeVersion="21" ma:contentTypeDescription="Crie um novo documento." ma:contentTypeScope="" ma:versionID="87983bd3fea523002aa66f267797e3fe">
  <xsd:schema xmlns:xsd="http://www.w3.org/2001/XMLSchema" xmlns:xs="http://www.w3.org/2001/XMLSchema" xmlns:p="http://schemas.microsoft.com/office/2006/metadata/properties" xmlns:ns1="http://schemas.microsoft.com/sharepoint/v3" xmlns:ns2="ec9a2873-5356-4e0a-b0e2-6790b2b37d45" xmlns:ns3="ed5c695f-4cc6-46c1-8ee9-bdc8b4a49aab" xmlns:ns4="f1a6f8ee-1a1b-491d-9293-82036c17a021" targetNamespace="http://schemas.microsoft.com/office/2006/metadata/properties" ma:root="true" ma:fieldsID="1b9f516e9a86bbe5e89ea1d65b7452e3" ns1:_="" ns2:_="" ns3:_="" ns4:_="">
    <xsd:import namespace="http://schemas.microsoft.com/sharepoint/v3"/>
    <xsd:import namespace="ec9a2873-5356-4e0a-b0e2-6790b2b37d45"/>
    <xsd:import namespace="ed5c695f-4cc6-46c1-8ee9-bdc8b4a49aab"/>
    <xsd:import namespace="f1a6f8ee-1a1b-491d-9293-82036c17a0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a2873-5356-4e0a-b0e2-6790b2b37d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5c695f-4cc6-46c1-8ee9-bdc8b4a49a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1c2fdbb0-a107-45e2-bf17-b198bd7ecb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a6f8ee-1a1b-491d-9293-82036c17a021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8a60f51-5244-4ac5-bc07-bf8b21c75c06}" ma:internalName="TaxCatchAll" ma:showField="CatchAllData" ma:web="f1a6f8ee-1a1b-491d-9293-82036c17a0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a6f8ee-1a1b-491d-9293-82036c17a021" xsi:nil="true"/>
    <_ip_UnifiedCompliancePolicyUIAction xmlns="http://schemas.microsoft.com/sharepoint/v3" xsi:nil="true"/>
    <lcf76f155ced4ddcb4097134ff3c332f xmlns="ed5c695f-4cc6-46c1-8ee9-bdc8b4a49aab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EB0AF77-AE0D-4ADD-B736-35CF9D3A56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8DC4C6-0FF6-4BF3-BCD9-C1689AF4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9a2873-5356-4e0a-b0e2-6790b2b37d45"/>
    <ds:schemaRef ds:uri="ed5c695f-4cc6-46c1-8ee9-bdc8b4a49aab"/>
    <ds:schemaRef ds:uri="f1a6f8ee-1a1b-491d-9293-82036c17a0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1E6B2F-D561-49CD-A88D-F325836A2730}">
  <ds:schemaRefs>
    <ds:schemaRef ds:uri="http://schemas.microsoft.com/office/2006/metadata/properties"/>
    <ds:schemaRef ds:uri="http://schemas.microsoft.com/office/infopath/2007/PartnerControls"/>
    <ds:schemaRef ds:uri="f1a6f8ee-1a1b-491d-9293-82036c17a021"/>
    <ds:schemaRef ds:uri="http://schemas.microsoft.com/sharepoint/v3"/>
    <ds:schemaRef ds:uri="ed5c695f-4cc6-46c1-8ee9-bdc8b4a49a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162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Pedroso</dc:creator>
  <cp:keywords/>
  <dc:description/>
  <cp:lastModifiedBy>Carlos Pedroso</cp:lastModifiedBy>
  <cp:revision>23</cp:revision>
  <dcterms:created xsi:type="dcterms:W3CDTF">2026-07-24T20:12:00Z</dcterms:created>
  <dcterms:modified xsi:type="dcterms:W3CDTF">2026-07-27T19:27:00Z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0x0101000F4C5DE2D7AA9A4A85710CAC4074388E</vt:lpwstr>
  </property>
  <property fmtid="{D5CDD505-2E9C-101B-9397-08002B2CF9AE}" pid="3" name="MediaServiceImageTags">
    <vt:lpwstr/>
  </property>
</Properties>
</file>